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7B6A0" w14:textId="67D5DC75" w:rsidR="00F73BAF" w:rsidRDefault="00F73BAF" w:rsidP="00F73BAF">
      <w:pPr>
        <w:jc w:val="center"/>
        <w:rPr>
          <w:color w:val="FF0000"/>
          <w:sz w:val="28"/>
          <w:szCs w:val="28"/>
        </w:rPr>
      </w:pPr>
    </w:p>
    <w:p w14:paraId="0DD7B59B" w14:textId="568B5F5B" w:rsidR="00F73BAF" w:rsidRDefault="00F73BAF" w:rsidP="00F73BAF">
      <w:pPr>
        <w:spacing w:line="240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</w:rPr>
        <w:t>Employee Performance Index</w:t>
      </w:r>
    </w:p>
    <w:p w14:paraId="275EC6EA" w14:textId="77777777" w:rsidR="00F73BAF" w:rsidRDefault="00F73BAF" w:rsidP="00F73BAF">
      <w:pPr>
        <w:spacing w:line="240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</w:rPr>
      </w:pPr>
    </w:p>
    <w:p w14:paraId="7A01BD0C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b/>
          <w:color w:val="3F3F3F"/>
          <w:sz w:val="36"/>
          <w:szCs w:val="36"/>
        </w:rPr>
      </w:pPr>
    </w:p>
    <w:p w14:paraId="2FBE5E7C" w14:textId="77777777" w:rsidR="00F73BAF" w:rsidRDefault="00F73BAF" w:rsidP="00F73BAF">
      <w:pPr>
        <w:numPr>
          <w:ilvl w:val="0"/>
          <w:numId w:val="2"/>
        </w:numPr>
        <w:spacing w:after="0" w:line="276" w:lineRule="auto"/>
        <w:rPr>
          <w:rFonts w:ascii="Open Sans" w:eastAsia="Open Sans" w:hAnsi="Open Sans" w:cs="Open Sans"/>
          <w:color w:val="202124"/>
          <w:sz w:val="24"/>
          <w:szCs w:val="24"/>
        </w:rPr>
      </w:pPr>
      <w:bookmarkStart w:id="0" w:name="_heading=h.3znysh7"/>
      <w:bookmarkEnd w:id="0"/>
      <w:r>
        <w:rPr>
          <w:rFonts w:ascii="Open Sans" w:eastAsia="Open Sans" w:hAnsi="Open Sans" w:cs="Open Sans"/>
          <w:color w:val="202124"/>
          <w:sz w:val="24"/>
          <w:szCs w:val="24"/>
        </w:rPr>
        <w:t>Create a database named project and employee, then import data_science_team.csv and proj_table.csv into the project database and emp_record_table.csv into the employee database from the given resources.</w:t>
      </w:r>
    </w:p>
    <w:p w14:paraId="353B8EE5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48E5A47C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2CE3F2DA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SQL code:</w:t>
      </w:r>
    </w:p>
    <w:p w14:paraId="24896FD5" w14:textId="2C47B8DA" w:rsidR="00F73BAF" w:rsidRPr="002C1E88" w:rsidRDefault="00F73BAF" w:rsidP="00F73BAF">
      <w:pPr>
        <w:tabs>
          <w:tab w:val="left" w:pos="1164"/>
        </w:tabs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CREATE DATABASE IF NOT EXISTS project;</w:t>
      </w:r>
    </w:p>
    <w:p w14:paraId="47940AE1" w14:textId="77777777" w:rsidR="00F73BAF" w:rsidRDefault="00F73BAF" w:rsidP="00F73BAF">
      <w:pPr>
        <w:tabs>
          <w:tab w:val="left" w:pos="1164"/>
        </w:tabs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1572450A" w14:textId="77777777" w:rsidR="00F73BAF" w:rsidRDefault="00F73BAF" w:rsidP="00F73BAF">
      <w:pPr>
        <w:tabs>
          <w:tab w:val="left" w:pos="1164"/>
        </w:tabs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5BCF484E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3A15B09A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6D24DCBC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>The following output shows the imported tables in the database.</w:t>
      </w:r>
    </w:p>
    <w:p w14:paraId="3A34FB81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1DA14A39" w14:textId="6E366A68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noProof/>
          <w:color w:val="3F3F3F"/>
          <w:sz w:val="24"/>
          <w:szCs w:val="24"/>
        </w:rPr>
        <w:drawing>
          <wp:inline distT="0" distB="0" distL="0" distR="0" wp14:anchorId="7581B70C" wp14:editId="3BBD74CB">
            <wp:extent cx="2438400" cy="2876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7970E" w14:textId="77777777" w:rsidR="00F73BAF" w:rsidRDefault="00F73BAF" w:rsidP="002C1E88">
      <w:pP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p w14:paraId="394ABB58" w14:textId="77777777" w:rsidR="00F73BAF" w:rsidRDefault="00F73BAF" w:rsidP="00F73BAF">
      <w:pPr>
        <w:numPr>
          <w:ilvl w:val="0"/>
          <w:numId w:val="2"/>
        </w:numPr>
        <w:spacing w:after="0" w:line="276" w:lineRule="auto"/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bookmarkStart w:id="1" w:name="_heading=h.2et92p0"/>
      <w:bookmarkEnd w:id="1"/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 xml:space="preserve">Create an ER diagram for the given </w:t>
      </w:r>
      <w:r>
        <w:rPr>
          <w:rFonts w:ascii="Open Sans" w:eastAsia="Open Sans" w:hAnsi="Open Sans" w:cs="Open Sans"/>
          <w:b/>
          <w:color w:val="202124"/>
          <w:sz w:val="24"/>
          <w:szCs w:val="24"/>
          <w:highlight w:val="white"/>
        </w:rPr>
        <w:t>project</w:t>
      </w:r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 xml:space="preserve"> and the </w:t>
      </w:r>
      <w:r>
        <w:rPr>
          <w:rFonts w:ascii="Open Sans" w:eastAsia="Open Sans" w:hAnsi="Open Sans" w:cs="Open Sans"/>
          <w:b/>
          <w:color w:val="202124"/>
          <w:sz w:val="24"/>
          <w:szCs w:val="24"/>
          <w:highlight w:val="white"/>
        </w:rPr>
        <w:t>employee</w:t>
      </w: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 xml:space="preserve"> databases.</w:t>
      </w:r>
    </w:p>
    <w:p w14:paraId="0301EED9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7C34A011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09EDB6F3" w14:textId="77777777" w:rsidR="00F73BAF" w:rsidRDefault="00F73BAF" w:rsidP="00F73BAF">
      <w:pPr>
        <w:ind w:left="720"/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068BA317" w14:textId="5E83BA6A" w:rsidR="00F73BAF" w:rsidRPr="002C1E88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b/>
          <w:noProof/>
          <w:color w:val="3F3F3F"/>
          <w:sz w:val="24"/>
          <w:szCs w:val="24"/>
        </w:rPr>
        <w:drawing>
          <wp:inline distT="0" distB="0" distL="0" distR="0" wp14:anchorId="0C58502F" wp14:editId="1619FA97">
            <wp:extent cx="5731510" cy="27616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4BD36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u w:val="single"/>
        </w:rPr>
      </w:pPr>
    </w:p>
    <w:p w14:paraId="187B98CF" w14:textId="77777777" w:rsidR="00F73BAF" w:rsidRDefault="00F73BAF" w:rsidP="00F73BAF">
      <w:pPr>
        <w:numPr>
          <w:ilvl w:val="0"/>
          <w:numId w:val="2"/>
        </w:numPr>
        <w:spacing w:after="0" w:line="276" w:lineRule="auto"/>
        <w:rPr>
          <w:rFonts w:ascii="Open Sans" w:eastAsia="Open Sans" w:hAnsi="Open Sans" w:cs="Open Sans"/>
          <w:color w:val="000000"/>
          <w:sz w:val="24"/>
          <w:szCs w:val="24"/>
        </w:rPr>
      </w:pPr>
      <w:bookmarkStart w:id="2" w:name="_heading=h.tyjcwt"/>
      <w:bookmarkEnd w:id="2"/>
      <w:r>
        <w:rPr>
          <w:rFonts w:ascii="Open Sans" w:eastAsia="Open Sans" w:hAnsi="Open Sans" w:cs="Open Sans"/>
          <w:color w:val="000000"/>
          <w:sz w:val="24"/>
          <w:szCs w:val="24"/>
        </w:rPr>
        <w:t>Write a query to fetch EMP_ID, FIRST_NAME, LAST_NAME, GENDER, and DEPARTMENT from the employee record table, and make a list of employees and details of their department.</w:t>
      </w:r>
    </w:p>
    <w:p w14:paraId="58A20F05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5C271A24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SQL code:</w:t>
      </w:r>
    </w:p>
    <w:p w14:paraId="6322C36C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47AFF919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SELECT EMP_ID, FIRST_NAME, LAST_NAME, GENDER, DEPT  </w:t>
      </w:r>
    </w:p>
    <w:p w14:paraId="44F41F61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FROM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employee.emp_record_table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>;</w:t>
      </w:r>
    </w:p>
    <w:p w14:paraId="6464AA45" w14:textId="162045F9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F290C63" w14:textId="14CD353E" w:rsidR="002C1E88" w:rsidRDefault="002C1E88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F8047FE" w14:textId="1756A528" w:rsidR="002C1E88" w:rsidRDefault="002C1E88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20AA6C0" w14:textId="1DAC0EEF" w:rsidR="002C1E88" w:rsidRDefault="002C1E88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CC5B1FA" w14:textId="7749A4C6" w:rsidR="002C1E88" w:rsidRDefault="002C1E88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F4341EE" w14:textId="324526FF" w:rsidR="002C1E88" w:rsidRDefault="002C1E88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1F5CED1" w14:textId="6E0BFB05" w:rsidR="002C1E88" w:rsidRDefault="002C1E88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CA9D983" w14:textId="7B0A699A" w:rsidR="002C1E88" w:rsidRDefault="002C1E88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982322E" w14:textId="72CBE4A7" w:rsidR="002C1E88" w:rsidRDefault="002C1E88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30FC19F" w14:textId="77777777" w:rsidR="002C1E88" w:rsidRDefault="002C1E88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4E517B3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63CAE074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7911A558" w14:textId="37AE5784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3308C243" wp14:editId="3BEABF01">
            <wp:extent cx="4470400" cy="41275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10DB1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0477085C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658868B8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3D2636A2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7E0AABE1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7A70DE6E" w14:textId="77777777" w:rsidR="00F73BAF" w:rsidRDefault="00F73BAF" w:rsidP="00F73BAF">
      <w:pPr>
        <w:numPr>
          <w:ilvl w:val="0"/>
          <w:numId w:val="2"/>
        </w:numPr>
        <w:spacing w:after="0" w:line="276" w:lineRule="auto"/>
        <w:rPr>
          <w:rFonts w:ascii="Open Sans" w:eastAsia="Open Sans" w:hAnsi="Open Sans" w:cs="Open Sans"/>
          <w:color w:val="000000"/>
          <w:sz w:val="24"/>
          <w:szCs w:val="24"/>
        </w:rPr>
      </w:pPr>
      <w:bookmarkStart w:id="3" w:name="_heading=h.3dy6vkm"/>
      <w:bookmarkEnd w:id="3"/>
      <w:r>
        <w:rPr>
          <w:rFonts w:ascii="Open Sans" w:eastAsia="Open Sans" w:hAnsi="Open Sans" w:cs="Open Sans"/>
          <w:color w:val="000000"/>
          <w:sz w:val="24"/>
          <w:szCs w:val="24"/>
        </w:rPr>
        <w:t xml:space="preserve">Write a query to fetch EMP_ID, FIRST_NAME, LAST_NAME, GENDER, DEPARTMENT, and EMP_RATING if the EMP_RATING is: </w:t>
      </w:r>
    </w:p>
    <w:p w14:paraId="5712205D" w14:textId="77777777" w:rsidR="00F73BAF" w:rsidRDefault="00F73BAF" w:rsidP="00F73BAF">
      <w:pPr>
        <w:numPr>
          <w:ilvl w:val="0"/>
          <w:numId w:val="4"/>
        </w:numPr>
        <w:spacing w:after="0" w:line="276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less than two</w:t>
      </w:r>
    </w:p>
    <w:p w14:paraId="6D707A1B" w14:textId="77777777" w:rsidR="00F73BAF" w:rsidRDefault="00F73BAF" w:rsidP="00F73BAF">
      <w:pPr>
        <w:numPr>
          <w:ilvl w:val="0"/>
          <w:numId w:val="4"/>
        </w:numPr>
        <w:spacing w:after="0" w:line="276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 xml:space="preserve">greater than four </w:t>
      </w:r>
    </w:p>
    <w:p w14:paraId="0F095459" w14:textId="77777777" w:rsidR="00F73BAF" w:rsidRDefault="00F73BAF" w:rsidP="00F73BAF">
      <w:pPr>
        <w:numPr>
          <w:ilvl w:val="0"/>
          <w:numId w:val="4"/>
        </w:numPr>
        <w:spacing w:after="0" w:line="276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between two and four</w:t>
      </w:r>
    </w:p>
    <w:p w14:paraId="73F59B97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305EF814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SQL code:</w:t>
      </w:r>
    </w:p>
    <w:p w14:paraId="465FD36F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653F1DB1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EMP_ID, FIRST_NAME, LAST_NAME, GENDER, DEPT, EMP_RATING</w:t>
      </w:r>
    </w:p>
    <w:p w14:paraId="4162FD5F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FROM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employee.emp_record_table</w:t>
      </w:r>
      <w:proofErr w:type="spellEnd"/>
    </w:p>
    <w:p w14:paraId="0D9EF8D6" w14:textId="0022C45B" w:rsidR="00F73BAF" w:rsidRDefault="00F73BAF" w:rsidP="00F73BAF">
      <w:pPr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WHERE EMP_RATING &lt; 2;</w:t>
      </w:r>
      <w:r>
        <w:rPr>
          <w:rFonts w:ascii="Open Sans" w:eastAsia="Open Sans" w:hAnsi="Open Sans" w:cs="Open Sans"/>
          <w:noProof/>
          <w:color w:val="263238"/>
          <w:sz w:val="20"/>
          <w:szCs w:val="20"/>
        </w:rPr>
        <w:drawing>
          <wp:inline distT="0" distB="0" distL="0" distR="0" wp14:anchorId="72115E1A" wp14:editId="3E3486C3">
            <wp:extent cx="5448300" cy="10223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CDC9F" w14:textId="77777777" w:rsidR="00F73BAF" w:rsidRDefault="00F73BAF" w:rsidP="00F73BAF">
      <w:pPr>
        <w:rPr>
          <w:rFonts w:ascii="Open Sans" w:eastAsia="Open Sans" w:hAnsi="Open Sans" w:cs="Open Sans"/>
          <w:color w:val="263238"/>
          <w:sz w:val="20"/>
          <w:szCs w:val="20"/>
        </w:rPr>
      </w:pPr>
    </w:p>
    <w:p w14:paraId="3668800D" w14:textId="77777777" w:rsidR="00F73BAF" w:rsidRDefault="00F73BAF" w:rsidP="00F73BAF">
      <w:pPr>
        <w:rPr>
          <w:rFonts w:ascii="Open Sans" w:eastAsia="Open Sans" w:hAnsi="Open Sans" w:cs="Open Sans"/>
          <w:color w:val="263238"/>
          <w:sz w:val="20"/>
          <w:szCs w:val="20"/>
        </w:rPr>
      </w:pPr>
    </w:p>
    <w:p w14:paraId="620546B7" w14:textId="77777777" w:rsidR="00F73BAF" w:rsidRDefault="00F73BAF" w:rsidP="00F73BAF">
      <w:pPr>
        <w:rPr>
          <w:rFonts w:ascii="Open Sans" w:eastAsia="Open Sans" w:hAnsi="Open Sans" w:cs="Open Sans"/>
          <w:color w:val="263238"/>
          <w:sz w:val="20"/>
          <w:szCs w:val="20"/>
        </w:rPr>
      </w:pPr>
    </w:p>
    <w:p w14:paraId="7F76CC11" w14:textId="77777777" w:rsidR="00F73BAF" w:rsidRDefault="00F73BAF" w:rsidP="00F73BAF">
      <w:pPr>
        <w:rPr>
          <w:rFonts w:ascii="Open Sans" w:eastAsia="Open Sans" w:hAnsi="Open Sans" w:cs="Open Sans"/>
          <w:color w:val="202124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 xml:space="preserve">SELECT </w:t>
      </w:r>
      <w:r>
        <w:rPr>
          <w:rFonts w:ascii="Open Sans" w:eastAsia="Open Sans" w:hAnsi="Open Sans" w:cs="Open Sans"/>
          <w:color w:val="202124"/>
          <w:sz w:val="24"/>
          <w:szCs w:val="24"/>
        </w:rPr>
        <w:t xml:space="preserve">EMP_ID, FIRST_NAME, LAST_NAME, GENDER, DEPT, </w:t>
      </w:r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 xml:space="preserve">EMP_RATING </w:t>
      </w:r>
    </w:p>
    <w:p w14:paraId="0B7FB678" w14:textId="77777777" w:rsidR="00F73BAF" w:rsidRDefault="00F73BAF" w:rsidP="00F73BAF">
      <w:pPr>
        <w:rPr>
          <w:rFonts w:ascii="Open Sans" w:eastAsia="Open Sans" w:hAnsi="Open Sans" w:cs="Open Sans"/>
          <w:color w:val="202124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 xml:space="preserve">FROM </w:t>
      </w:r>
      <w:proofErr w:type="spellStart"/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>employee.emp_record_table</w:t>
      </w:r>
      <w:proofErr w:type="spellEnd"/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 xml:space="preserve"> </w:t>
      </w:r>
    </w:p>
    <w:p w14:paraId="3D87CAAC" w14:textId="77777777" w:rsidR="00F73BAF" w:rsidRDefault="00F73BAF" w:rsidP="00F73BAF">
      <w:pPr>
        <w:rPr>
          <w:rFonts w:ascii="Open Sans" w:eastAsia="Open Sans" w:hAnsi="Open Sans" w:cs="Open Sans"/>
          <w:color w:val="202124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>WHERE EMP_RATING between 2 and 4;</w:t>
      </w:r>
    </w:p>
    <w:p w14:paraId="1D77015A" w14:textId="0F4E4F2C" w:rsidR="00F73BAF" w:rsidRDefault="00F73BAF" w:rsidP="00F73BAF">
      <w:pPr>
        <w:rPr>
          <w:rFonts w:ascii="Open Sans" w:eastAsia="Open Sans" w:hAnsi="Open Sans" w:cs="Open Sans"/>
          <w:color w:val="202124"/>
          <w:sz w:val="20"/>
          <w:szCs w:val="20"/>
          <w:highlight w:val="white"/>
        </w:rPr>
      </w:pPr>
      <w:r>
        <w:rPr>
          <w:rFonts w:ascii="Open Sans" w:eastAsia="Open Sans" w:hAnsi="Open Sans" w:cs="Open Sans"/>
          <w:noProof/>
        </w:rPr>
        <w:drawing>
          <wp:inline distT="0" distB="0" distL="0" distR="0" wp14:anchorId="1F53FC84" wp14:editId="5EDAE9F5">
            <wp:extent cx="5441950" cy="26289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3" b="1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B9D81" w14:textId="77777777" w:rsidR="00F73BAF" w:rsidRDefault="00F73BAF" w:rsidP="00F73BAF">
      <w:pPr>
        <w:rPr>
          <w:rFonts w:ascii="Open Sans" w:eastAsia="Open Sans" w:hAnsi="Open Sans" w:cs="Open Sans"/>
          <w:color w:val="202124"/>
          <w:sz w:val="20"/>
          <w:szCs w:val="20"/>
          <w:highlight w:val="white"/>
        </w:rPr>
      </w:pPr>
    </w:p>
    <w:p w14:paraId="16564677" w14:textId="77777777" w:rsidR="00F73BAF" w:rsidRDefault="00F73BAF" w:rsidP="00F73BAF">
      <w:pPr>
        <w:rPr>
          <w:rFonts w:ascii="Open Sans" w:eastAsia="Open Sans" w:hAnsi="Open Sans" w:cs="Open Sans"/>
          <w:color w:val="263238"/>
          <w:sz w:val="24"/>
          <w:szCs w:val="24"/>
        </w:rPr>
      </w:pPr>
      <w:r>
        <w:rPr>
          <w:rFonts w:ascii="Open Sans" w:eastAsia="Open Sans" w:hAnsi="Open Sans" w:cs="Open Sans"/>
          <w:color w:val="263238"/>
          <w:sz w:val="24"/>
          <w:szCs w:val="24"/>
        </w:rPr>
        <w:lastRenderedPageBreak/>
        <w:t>SELECT EMP_ID, FIRST_NAME, LAST_NAME, GENDER, DEPT, EMP_RATING</w:t>
      </w:r>
      <w:r>
        <w:rPr>
          <w:rFonts w:ascii="Open Sans" w:eastAsia="Open Sans" w:hAnsi="Open Sans" w:cs="Open Sans"/>
          <w:color w:val="263238"/>
          <w:sz w:val="24"/>
          <w:szCs w:val="24"/>
        </w:rPr>
        <w:br/>
        <w:t xml:space="preserve">FROM </w:t>
      </w:r>
      <w:proofErr w:type="spellStart"/>
      <w:r>
        <w:rPr>
          <w:rFonts w:ascii="Open Sans" w:eastAsia="Open Sans" w:hAnsi="Open Sans" w:cs="Open Sans"/>
          <w:color w:val="263238"/>
          <w:sz w:val="24"/>
          <w:szCs w:val="24"/>
        </w:rPr>
        <w:t>employee.emp_record_table</w:t>
      </w:r>
      <w:proofErr w:type="spellEnd"/>
      <w:r>
        <w:rPr>
          <w:rFonts w:ascii="Open Sans" w:eastAsia="Open Sans" w:hAnsi="Open Sans" w:cs="Open Sans"/>
          <w:color w:val="263238"/>
          <w:sz w:val="24"/>
          <w:szCs w:val="24"/>
        </w:rPr>
        <w:br/>
        <w:t>WHERE EMP_RATING &gt; 4;</w:t>
      </w:r>
    </w:p>
    <w:p w14:paraId="06DA0C97" w14:textId="77777777" w:rsidR="00F73BAF" w:rsidRDefault="00F73BAF" w:rsidP="00F73BAF">
      <w:pPr>
        <w:rPr>
          <w:rFonts w:ascii="Open Sans" w:eastAsia="Open Sans" w:hAnsi="Open Sans" w:cs="Open Sans"/>
          <w:color w:val="263238"/>
          <w:sz w:val="20"/>
          <w:szCs w:val="20"/>
        </w:rPr>
      </w:pPr>
    </w:p>
    <w:p w14:paraId="7621A9A9" w14:textId="60B1FB68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740B0B2C" wp14:editId="06BB7631">
            <wp:extent cx="5441950" cy="104140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7AB64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5386F132" w14:textId="77777777" w:rsidR="00F73BAF" w:rsidRDefault="00F73BAF" w:rsidP="00F73BAF">
      <w:pPr>
        <w:numPr>
          <w:ilvl w:val="0"/>
          <w:numId w:val="2"/>
        </w:numPr>
        <w:spacing w:after="0" w:line="276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query to concatenate the FIRST_NAME and the LAST_NAME of employees in the Finance department from the employee table and then give the resultant column alias as NAME.</w:t>
      </w:r>
    </w:p>
    <w:p w14:paraId="7ADFEB25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7B4CDE6D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SQL code:</w:t>
      </w:r>
    </w:p>
    <w:p w14:paraId="4EFE02B1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01BA2D53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CONCAT_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WS(</w:t>
      </w:r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>' ',  FIRST_NAME, LAST_NAME) AS `NAME`</w:t>
      </w:r>
    </w:p>
    <w:p w14:paraId="5E6987A4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FROM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employee.emp_record_table</w:t>
      </w:r>
      <w:proofErr w:type="spellEnd"/>
    </w:p>
    <w:p w14:paraId="11858B28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WHERE DEPT = "FINANCE";</w:t>
      </w:r>
    </w:p>
    <w:p w14:paraId="4B382937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491F8D9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2F047CD1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5A352B8D" w14:textId="6F7EE1BD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noProof/>
          <w:color w:val="3F3F3F"/>
          <w:sz w:val="24"/>
          <w:szCs w:val="24"/>
        </w:rPr>
        <w:drawing>
          <wp:inline distT="0" distB="0" distL="0" distR="0" wp14:anchorId="66B8922A" wp14:editId="2C9872F5">
            <wp:extent cx="1384300" cy="8763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44BD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02F8E4B3" w14:textId="77777777" w:rsidR="00F73BAF" w:rsidRDefault="00F73BAF" w:rsidP="00F73BAF">
      <w:pPr>
        <w:numPr>
          <w:ilvl w:val="0"/>
          <w:numId w:val="2"/>
        </w:numPr>
        <w:spacing w:after="0" w:line="276" w:lineRule="auto"/>
        <w:rPr>
          <w:rFonts w:ascii="Open Sans" w:eastAsia="Open Sans" w:hAnsi="Open Sans" w:cs="Open Sans"/>
          <w:color w:val="000000"/>
          <w:sz w:val="24"/>
          <w:szCs w:val="24"/>
        </w:rPr>
      </w:pPr>
      <w:bookmarkStart w:id="4" w:name="_heading=h.1t3h5sf"/>
      <w:bookmarkEnd w:id="4"/>
      <w:r>
        <w:rPr>
          <w:rFonts w:ascii="Open Sans" w:eastAsia="Open Sans" w:hAnsi="Open Sans" w:cs="Open Sans"/>
          <w:color w:val="000000"/>
          <w:sz w:val="24"/>
          <w:szCs w:val="24"/>
        </w:rPr>
        <w:t>Write a query to list only those employees who have someone reporting to them. Also, show the number of reporters (includ</w:t>
      </w:r>
      <w:sdt>
        <w:sdtPr>
          <w:tag w:val="goog_rdk_0"/>
          <w:id w:val="-1170944350"/>
        </w:sdtPr>
        <w:sdtContent>
          <w:ins w:id="5" w:author="Pratik Patra" w:date="2021-09-15T14:50:00Z">
            <w:r>
              <w:rPr>
                <w:rFonts w:ascii="Open Sans" w:eastAsia="Open Sans" w:hAnsi="Open Sans" w:cs="Open Sans"/>
                <w:color w:val="000000"/>
                <w:sz w:val="24"/>
                <w:szCs w:val="24"/>
              </w:rPr>
              <w:t>ing</w:t>
            </w:r>
          </w:ins>
        </w:sdtContent>
      </w:sdt>
      <w:sdt>
        <w:sdtPr>
          <w:tag w:val="goog_rdk_1"/>
          <w:id w:val="-1889176953"/>
        </w:sdtPr>
        <w:sdtContent>
          <w:del w:id="6" w:author="Pratik Patra" w:date="2021-09-15T14:50:00Z">
            <w:r>
              <w:rPr>
                <w:rFonts w:ascii="Open Sans" w:eastAsia="Open Sans" w:hAnsi="Open Sans" w:cs="Open Sans"/>
                <w:color w:val="000000"/>
                <w:sz w:val="24"/>
                <w:szCs w:val="24"/>
              </w:rPr>
              <w:delText>e</w:delText>
            </w:r>
          </w:del>
        </w:sdtContent>
      </w:sdt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the President</w:t>
      </w:r>
      <w:sdt>
        <w:sdtPr>
          <w:tag w:val="goog_rdk_2"/>
          <w:id w:val="287475712"/>
        </w:sdtPr>
        <w:sdtContent>
          <w:del w:id="7" w:author="Pratik Patra" w:date="2021-09-15T14:49:00Z">
            <w:r>
              <w:rPr>
                <w:rFonts w:ascii="Open Sans" w:eastAsia="Open Sans" w:hAnsi="Open Sans" w:cs="Open Sans"/>
                <w:color w:val="000000"/>
                <w:sz w:val="24"/>
                <w:szCs w:val="24"/>
              </w:rPr>
              <w:delText xml:space="preserve"> and the CEO of the organization</w:delText>
            </w:r>
          </w:del>
        </w:sdtContent>
      </w:sdt>
      <w:r>
        <w:rPr>
          <w:rFonts w:ascii="Open Sans" w:eastAsia="Open Sans" w:hAnsi="Open Sans" w:cs="Open Sans"/>
          <w:color w:val="000000"/>
          <w:sz w:val="24"/>
          <w:szCs w:val="24"/>
        </w:rPr>
        <w:t>).</w:t>
      </w:r>
    </w:p>
    <w:p w14:paraId="216A58EF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07E27B42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SQL code:</w:t>
      </w:r>
    </w:p>
    <w:p w14:paraId="169F4076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7678AC28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SELECT</w:t>
      </w:r>
    </w:p>
    <w:p w14:paraId="0E716AB4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m.EMP_ID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, </w:t>
      </w:r>
      <w:proofErr w:type="spellStart"/>
      <w:proofErr w:type="gramStart"/>
      <w:r>
        <w:rPr>
          <w:rFonts w:ascii="Open Sans" w:eastAsia="Open Sans" w:hAnsi="Open Sans" w:cs="Open Sans"/>
          <w:sz w:val="24"/>
          <w:szCs w:val="24"/>
        </w:rPr>
        <w:t>m.FIRST</w:t>
      </w:r>
      <w:proofErr w:type="gramEnd"/>
      <w:r>
        <w:rPr>
          <w:rFonts w:ascii="Open Sans" w:eastAsia="Open Sans" w:hAnsi="Open Sans" w:cs="Open Sans"/>
          <w:sz w:val="24"/>
          <w:szCs w:val="24"/>
        </w:rPr>
        <w:t>_NAME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,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m.LAST_NAME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,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m.ROLE</w:t>
      </w:r>
      <w:proofErr w:type="spellEnd"/>
      <w:r>
        <w:rPr>
          <w:rFonts w:ascii="Open Sans" w:eastAsia="Open Sans" w:hAnsi="Open Sans" w:cs="Open Sans"/>
          <w:sz w:val="24"/>
          <w:szCs w:val="24"/>
        </w:rPr>
        <w:t>,</w:t>
      </w:r>
    </w:p>
    <w:p w14:paraId="30172BB8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m.EXP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, </w:t>
      </w:r>
      <w:proofErr w:type="spellStart"/>
      <w:proofErr w:type="gramStart"/>
      <w:r>
        <w:rPr>
          <w:rFonts w:ascii="Open Sans" w:eastAsia="Open Sans" w:hAnsi="Open Sans" w:cs="Open Sans"/>
          <w:sz w:val="24"/>
          <w:szCs w:val="24"/>
        </w:rPr>
        <w:t>m.DEPT</w:t>
      </w:r>
      <w:proofErr w:type="spellEnd"/>
      <w:proofErr w:type="gramEnd"/>
      <w:r>
        <w:rPr>
          <w:rFonts w:ascii="Open Sans" w:eastAsia="Open Sans" w:hAnsi="Open Sans" w:cs="Open Sans"/>
          <w:sz w:val="24"/>
          <w:szCs w:val="24"/>
        </w:rPr>
        <w:t>, COUNT(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e.EMP_ID</w:t>
      </w:r>
      <w:proofErr w:type="spellEnd"/>
      <w:r>
        <w:rPr>
          <w:rFonts w:ascii="Open Sans" w:eastAsia="Open Sans" w:hAnsi="Open Sans" w:cs="Open Sans"/>
          <w:sz w:val="24"/>
          <w:szCs w:val="24"/>
        </w:rPr>
        <w:t>) as "EMP_COUNT"</w:t>
      </w:r>
    </w:p>
    <w:p w14:paraId="03F511C2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FROM </w:t>
      </w:r>
    </w:p>
    <w:p w14:paraId="6BB6DFC5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employee.emp_record_table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m</w:t>
      </w:r>
    </w:p>
    <w:p w14:paraId="61B36D6B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INNER JOIN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employee.emp_record_table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e</w:t>
      </w:r>
    </w:p>
    <w:p w14:paraId="3B798E98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 ON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m.EMP_ID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= </w:t>
      </w:r>
      <w:proofErr w:type="spellStart"/>
      <w:proofErr w:type="gramStart"/>
      <w:r>
        <w:rPr>
          <w:rFonts w:ascii="Open Sans" w:eastAsia="Open Sans" w:hAnsi="Open Sans" w:cs="Open Sans"/>
          <w:sz w:val="24"/>
          <w:szCs w:val="24"/>
        </w:rPr>
        <w:t>e.MANAGER</w:t>
      </w:r>
      <w:proofErr w:type="gramEnd"/>
      <w:r>
        <w:rPr>
          <w:rFonts w:ascii="Open Sans" w:eastAsia="Open Sans" w:hAnsi="Open Sans" w:cs="Open Sans"/>
          <w:sz w:val="24"/>
          <w:szCs w:val="24"/>
        </w:rPr>
        <w:t>_ID</w:t>
      </w:r>
      <w:proofErr w:type="spellEnd"/>
    </w:p>
    <w:p w14:paraId="41602633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 AND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e.EMP_</w:t>
      </w:r>
      <w:proofErr w:type="gramStart"/>
      <w:r>
        <w:rPr>
          <w:rFonts w:ascii="Open Sans" w:eastAsia="Open Sans" w:hAnsi="Open Sans" w:cs="Open Sans"/>
          <w:sz w:val="24"/>
          <w:szCs w:val="24"/>
        </w:rPr>
        <w:t>ID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!</w:t>
      </w:r>
      <w:proofErr w:type="gramEnd"/>
      <w:r>
        <w:rPr>
          <w:rFonts w:ascii="Open Sans" w:eastAsia="Open Sans" w:hAnsi="Open Sans" w:cs="Open Sans"/>
          <w:sz w:val="24"/>
          <w:szCs w:val="24"/>
        </w:rPr>
        <w:t xml:space="preserve">=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e.MANAGER_ID</w:t>
      </w:r>
      <w:proofErr w:type="spellEnd"/>
    </w:p>
    <w:p w14:paraId="20A64939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WHERE </w:t>
      </w:r>
      <w:proofErr w:type="spellStart"/>
      <w:proofErr w:type="gramStart"/>
      <w:r>
        <w:rPr>
          <w:rFonts w:ascii="Open Sans" w:eastAsia="Open Sans" w:hAnsi="Open Sans" w:cs="Open Sans"/>
          <w:sz w:val="24"/>
          <w:szCs w:val="24"/>
        </w:rPr>
        <w:t>m.ROLE</w:t>
      </w:r>
      <w:proofErr w:type="spellEnd"/>
      <w:proofErr w:type="gramEnd"/>
      <w:r>
        <w:rPr>
          <w:rFonts w:ascii="Open Sans" w:eastAsia="Open Sans" w:hAnsi="Open Sans" w:cs="Open Sans"/>
          <w:sz w:val="24"/>
          <w:szCs w:val="24"/>
        </w:rPr>
        <w:t xml:space="preserve"> IN ("MANAGER", "PRESIDENT", "CEO")</w:t>
      </w:r>
    </w:p>
    <w:p w14:paraId="2653C941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GROUP BY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m.EMP_ID</w:t>
      </w:r>
      <w:proofErr w:type="spellEnd"/>
    </w:p>
    <w:p w14:paraId="775C8945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ORDER BY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m.EMP_ID</w:t>
      </w:r>
      <w:proofErr w:type="spellEnd"/>
      <w:r>
        <w:rPr>
          <w:rFonts w:ascii="Open Sans" w:eastAsia="Open Sans" w:hAnsi="Open Sans" w:cs="Open Sans"/>
          <w:sz w:val="24"/>
          <w:szCs w:val="24"/>
        </w:rPr>
        <w:t>;</w:t>
      </w:r>
    </w:p>
    <w:p w14:paraId="340B00EC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52F2418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1C8875B4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A182AB8" w14:textId="03FDD9D9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51CC46C6" wp14:editId="23977204">
            <wp:extent cx="5731510" cy="13836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BB4C0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43C216C5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7F0686C" w14:textId="77777777" w:rsidR="00F73BAF" w:rsidRDefault="00F73BAF" w:rsidP="00F73BAF">
      <w:pP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CE2BD72" w14:textId="77777777" w:rsidR="00F73BAF" w:rsidRDefault="00F73BAF" w:rsidP="00F73BAF">
      <w:pP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18A7976" w14:textId="77777777" w:rsidR="00F73BAF" w:rsidRDefault="00F73BAF" w:rsidP="00F73BAF">
      <w:pP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8625C71" w14:textId="77777777" w:rsidR="00F73BAF" w:rsidRDefault="00F73BAF" w:rsidP="00F73BAF">
      <w:pP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08113D9" w14:textId="77777777" w:rsidR="00F73BAF" w:rsidRDefault="00F73BAF" w:rsidP="00F73BAF">
      <w:pPr>
        <w:spacing w:line="240" w:lineRule="auto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2E33989" w14:textId="77777777" w:rsidR="00F73BAF" w:rsidRDefault="00F73BAF" w:rsidP="00F73BAF">
      <w:pP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222FE1B" w14:textId="77777777" w:rsidR="00F73BAF" w:rsidRDefault="00F73BAF" w:rsidP="00F73BAF">
      <w:pP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37B3AA3" w14:textId="77777777" w:rsidR="00F73BAF" w:rsidRDefault="00F73BAF" w:rsidP="00F73BAF">
      <w:pP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985371C" w14:textId="77777777" w:rsidR="00F73BAF" w:rsidRDefault="00F73BAF" w:rsidP="00F73BAF">
      <w:pPr>
        <w:numPr>
          <w:ilvl w:val="0"/>
          <w:numId w:val="2"/>
        </w:numPr>
        <w:spacing w:after="0" w:line="276" w:lineRule="auto"/>
        <w:rPr>
          <w:rFonts w:ascii="Open Sans" w:eastAsia="Open Sans" w:hAnsi="Open Sans" w:cs="Open Sans"/>
          <w:color w:val="000000"/>
          <w:sz w:val="24"/>
          <w:szCs w:val="24"/>
        </w:rPr>
      </w:pPr>
      <w:bookmarkStart w:id="8" w:name="_heading=h.4d34og8"/>
      <w:bookmarkEnd w:id="8"/>
      <w:r>
        <w:rPr>
          <w:rFonts w:ascii="Open Sans" w:eastAsia="Open Sans" w:hAnsi="Open Sans" w:cs="Open Sans"/>
          <w:color w:val="000000"/>
          <w:sz w:val="24"/>
          <w:szCs w:val="24"/>
        </w:rPr>
        <w:t>Write a query to list down all the employees from the healthcare and finance d</w:t>
      </w:r>
      <w:sdt>
        <w:sdtPr>
          <w:tag w:val="goog_rdk_3"/>
          <w:id w:val="-722221720"/>
        </w:sdtPr>
        <w:sdtContent>
          <w:ins w:id="9" w:author="Pratik Patra" w:date="2021-09-15T14:50:00Z">
            <w:r>
              <w:rPr>
                <w:rFonts w:ascii="Open Sans" w:eastAsia="Open Sans" w:hAnsi="Open Sans" w:cs="Open Sans"/>
                <w:color w:val="000000"/>
                <w:sz w:val="24"/>
                <w:szCs w:val="24"/>
              </w:rPr>
              <w:t>epartment</w:t>
            </w:r>
          </w:ins>
        </w:sdtContent>
      </w:sdt>
      <w:sdt>
        <w:sdtPr>
          <w:tag w:val="goog_rdk_4"/>
          <w:id w:val="-1906824580"/>
        </w:sdtPr>
        <w:sdtContent>
          <w:del w:id="10" w:author="Pratik Patra" w:date="2021-09-15T14:50:00Z">
            <w:r>
              <w:rPr>
                <w:rFonts w:ascii="Open Sans" w:eastAsia="Open Sans" w:hAnsi="Open Sans" w:cs="Open Sans"/>
                <w:color w:val="000000"/>
                <w:sz w:val="24"/>
                <w:szCs w:val="24"/>
              </w:rPr>
              <w:delText>omain</w:delText>
            </w:r>
          </w:del>
        </w:sdtContent>
      </w:sdt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using union. Take data from the employee record table.</w:t>
      </w:r>
    </w:p>
    <w:p w14:paraId="16A01A58" w14:textId="77777777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171F6E66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SQL code:</w:t>
      </w:r>
    </w:p>
    <w:p w14:paraId="2BDAFD06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B298AFA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SELECT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e.EMP_ID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as ID, </w:t>
      </w:r>
    </w:p>
    <w:p w14:paraId="53C54A59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CONCAT(</w:t>
      </w:r>
      <w:proofErr w:type="spellStart"/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>e.FIRST_NAME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>,' ',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e.LAST_NAME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>) AS `NAME`,</w:t>
      </w:r>
    </w:p>
    <w:p w14:paraId="52C214A5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proofErr w:type="spellStart"/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e.DEPT</w:t>
      </w:r>
      <w:proofErr w:type="spellEnd"/>
      <w:proofErr w:type="gramEnd"/>
    </w:p>
    <w:p w14:paraId="7A9ECF63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FROM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employee.emp_record_table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e</w:t>
      </w:r>
    </w:p>
    <w:p w14:paraId="3986F3D0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WHERE </w:t>
      </w:r>
      <w:proofErr w:type="spellStart"/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e.DEPT</w:t>
      </w:r>
      <w:proofErr w:type="spellEnd"/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IN ("HEALTHCARE")</w:t>
      </w:r>
    </w:p>
    <w:p w14:paraId="09444D4E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UNION</w:t>
      </w:r>
    </w:p>
    <w:p w14:paraId="1C565B8A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SELECT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e.EMP_ID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as ID, </w:t>
      </w:r>
    </w:p>
    <w:p w14:paraId="38028B6F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CONCAT(</w:t>
      </w:r>
      <w:proofErr w:type="spellStart"/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>e.FIRST_NAME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>,' ',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e.LAST_NAME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>) AS `NAME`,</w:t>
      </w:r>
    </w:p>
    <w:p w14:paraId="54ABF40B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proofErr w:type="spellStart"/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e.DEPT</w:t>
      </w:r>
      <w:proofErr w:type="spellEnd"/>
      <w:proofErr w:type="gramEnd"/>
    </w:p>
    <w:p w14:paraId="63BE3837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FROM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employee.emp_record_table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e</w:t>
      </w:r>
    </w:p>
    <w:p w14:paraId="137F773E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WHERE </w:t>
      </w:r>
      <w:proofErr w:type="spellStart"/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e.DEPT</w:t>
      </w:r>
      <w:proofErr w:type="spellEnd"/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IN ("FINANCE")</w:t>
      </w:r>
    </w:p>
    <w:p w14:paraId="1C0E3029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ORDER BY DEPT, ID;</w:t>
      </w:r>
    </w:p>
    <w:p w14:paraId="675A55EE" w14:textId="2A31A73D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4DE9A660" w14:textId="17A09B33" w:rsidR="002C1E88" w:rsidRDefault="002C1E88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76EC3B4" w14:textId="3F569181" w:rsidR="002C1E88" w:rsidRDefault="002C1E88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7718D5C8" w14:textId="0ECE4448" w:rsidR="002C1E88" w:rsidRDefault="002C1E88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1A1E43EB" w14:textId="77777777" w:rsidR="002C1E88" w:rsidRDefault="002C1E88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F9F7EC7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74CF60AC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52BC9228" w14:textId="6A5C3C95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24C3FAE4" wp14:editId="27B8748E">
            <wp:extent cx="2870200" cy="16764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E31F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6D4EE804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0727D512" w14:textId="77777777" w:rsidR="00F73BAF" w:rsidRDefault="00F73BAF" w:rsidP="00F73BAF">
      <w:pPr>
        <w:numPr>
          <w:ilvl w:val="0"/>
          <w:numId w:val="2"/>
        </w:numPr>
        <w:spacing w:after="0" w:line="276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query to list down employee details such as EMP_ID, FIRST_NAME, LAST_NAME, ROLE, DEPARTMENT, and EMP_RATING grouped by dept. Also include the respective employee rating along with the max emp rating for the department.</w:t>
      </w:r>
    </w:p>
    <w:p w14:paraId="1E25D182" w14:textId="77777777" w:rsidR="00F73BAF" w:rsidRDefault="00F73BAF" w:rsidP="00F73BAF">
      <w:pPr>
        <w:ind w:left="360"/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2BE32405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SQL code:</w:t>
      </w:r>
    </w:p>
    <w:p w14:paraId="43E9ABB5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766D1B10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EMP_ID, FIRST_NAME, LAST_NAME, ROLE, DEPT, EMP_RATING, MAX(EMP_RATING)</w:t>
      </w:r>
    </w:p>
    <w:p w14:paraId="52B42C9F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OVER (PARTITION BY DEPT) AS MAX_EMP_RATING </w:t>
      </w:r>
    </w:p>
    <w:p w14:paraId="6520BAAF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FROM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employee.emp_record_table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>;</w:t>
      </w:r>
    </w:p>
    <w:p w14:paraId="33A6AD22" w14:textId="66378E4E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7C5B3C0C" w14:textId="531B7FE9" w:rsidR="002C1E88" w:rsidRDefault="002C1E88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6106E8AE" w14:textId="61194FA6" w:rsidR="002C1E88" w:rsidRDefault="002C1E88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2311777C" w14:textId="7021A443" w:rsidR="002C1E88" w:rsidRDefault="002C1E88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55A7A4D6" w14:textId="1B6B8162" w:rsidR="002C1E88" w:rsidRDefault="002C1E88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064F45B3" w14:textId="77777777" w:rsidR="002C1E88" w:rsidRDefault="002C1E88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1C4CB7DD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bookmarkStart w:id="11" w:name="_heading=h.z337ya"/>
      <w:bookmarkEnd w:id="11"/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463649D7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2BBB8B8F" w14:textId="4C58790B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noProof/>
          <w:color w:val="3F3F3F"/>
          <w:sz w:val="24"/>
          <w:szCs w:val="24"/>
        </w:rPr>
        <w:lastRenderedPageBreak/>
        <w:drawing>
          <wp:inline distT="0" distB="0" distL="0" distR="0" wp14:anchorId="0D7CB1F5" wp14:editId="6CF9F5D2">
            <wp:extent cx="5731510" cy="29635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A73E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94DDB81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AEA9F83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65F6082E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2AA4B144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B314E68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7D9990F1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75A715A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33BB50A7" w14:textId="77777777" w:rsidR="00F73BAF" w:rsidRDefault="00F73BAF" w:rsidP="00F73BAF">
      <w:pPr>
        <w:numPr>
          <w:ilvl w:val="0"/>
          <w:numId w:val="2"/>
        </w:numPr>
        <w:spacing w:after="0" w:line="276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Write a query to calculate the minimum and the maximum salary of the employees in each role. Take data from the employee record table.</w:t>
      </w:r>
    </w:p>
    <w:p w14:paraId="3411F108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yellow"/>
        </w:rPr>
      </w:pPr>
    </w:p>
    <w:p w14:paraId="2F589BFF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SQL code:</w:t>
      </w:r>
    </w:p>
    <w:p w14:paraId="7565422D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48A8AF8F" w14:textId="77777777" w:rsidR="00F73BAF" w:rsidRDefault="00F73BAF" w:rsidP="00F73BAF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SELECT DISTINCT(ROLE), MAX(SALARY) </w:t>
      </w:r>
    </w:p>
    <w:p w14:paraId="0A63DA7E" w14:textId="77777777" w:rsidR="00F73BAF" w:rsidRDefault="00F73BAF" w:rsidP="00F73BAF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OVER (PARTITION BY ROLE) MAX_SALARY, MIN(SALARY) </w:t>
      </w:r>
    </w:p>
    <w:p w14:paraId="33C1C993" w14:textId="77777777" w:rsidR="00F73BAF" w:rsidRDefault="00F73BAF" w:rsidP="00F73BAF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OVER (PARTITION BY ROLE) MIN_SALARY </w:t>
      </w:r>
    </w:p>
    <w:p w14:paraId="2C5ECFEA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FROM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employee.emp_record_table</w:t>
      </w:r>
      <w:proofErr w:type="spellEnd"/>
      <w:r>
        <w:rPr>
          <w:rFonts w:ascii="Open Sans" w:eastAsia="Open Sans" w:hAnsi="Open Sans" w:cs="Open Sans"/>
          <w:sz w:val="24"/>
          <w:szCs w:val="24"/>
        </w:rPr>
        <w:t>;</w:t>
      </w:r>
    </w:p>
    <w:p w14:paraId="4C5B10BC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5C9DD622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lastRenderedPageBreak/>
        <w:t xml:space="preserve">    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2E2CCE63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7F6855C" w14:textId="08D0C603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03C3AF2B" wp14:editId="6CEE30BD">
            <wp:extent cx="4108450" cy="14478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D28E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5BDD4AD4" w14:textId="77777777" w:rsidR="00F73BAF" w:rsidRDefault="00F73BAF" w:rsidP="00F73BAF">
      <w:pPr>
        <w:numPr>
          <w:ilvl w:val="0"/>
          <w:numId w:val="2"/>
        </w:numPr>
        <w:spacing w:after="0" w:line="276" w:lineRule="auto"/>
        <w:rPr>
          <w:rFonts w:ascii="Open Sans" w:eastAsia="Open Sans" w:hAnsi="Open Sans" w:cs="Open Sans"/>
          <w:color w:val="000000"/>
          <w:sz w:val="24"/>
          <w:szCs w:val="24"/>
        </w:rPr>
      </w:pPr>
      <w:bookmarkStart w:id="12" w:name="_heading=h.17dp8vu"/>
      <w:bookmarkEnd w:id="12"/>
      <w:r>
        <w:rPr>
          <w:rFonts w:ascii="Open Sans" w:eastAsia="Open Sans" w:hAnsi="Open Sans" w:cs="Open Sans"/>
          <w:color w:val="000000"/>
          <w:sz w:val="24"/>
          <w:szCs w:val="24"/>
        </w:rPr>
        <w:t>Write a query to assign ranks to each employee based on their experience. Take data from the employee record table.</w:t>
      </w:r>
    </w:p>
    <w:p w14:paraId="538C9E86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4AA7004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SQL code:</w:t>
      </w:r>
    </w:p>
    <w:p w14:paraId="29983487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F23E82C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EMP_ID, FIRST_NAME, LAST_NAME, DEPT, EXP,</w:t>
      </w:r>
    </w:p>
    <w:p w14:paraId="2F8EC49D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RANK(</w:t>
      </w:r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) OVER (ORDER BY EXP) EXP_RANK,    </w:t>
      </w:r>
    </w:p>
    <w:p w14:paraId="131992B4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DENSE_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RANK(</w:t>
      </w:r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) OVER (ORDER BY EXP) EXP_DENSE_RANK </w:t>
      </w:r>
    </w:p>
    <w:p w14:paraId="571DCACC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FROM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employee.emp_record_table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>;</w:t>
      </w:r>
    </w:p>
    <w:p w14:paraId="2CF9D1EC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6F70E19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4EE493DF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3209B418" w14:textId="10469CAE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noProof/>
          <w:color w:val="3F3F3F"/>
          <w:sz w:val="24"/>
          <w:szCs w:val="24"/>
        </w:rPr>
        <w:lastRenderedPageBreak/>
        <w:drawing>
          <wp:inline distT="0" distB="0" distL="0" distR="0" wp14:anchorId="0523A9B7" wp14:editId="0FA38C36">
            <wp:extent cx="5731510" cy="37293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CDA4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1F33ED03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26185D2A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FBADC44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EA0E589" w14:textId="77777777" w:rsidR="00F73BAF" w:rsidRDefault="00F73BAF" w:rsidP="00F73BAF">
      <w:pPr>
        <w:numPr>
          <w:ilvl w:val="0"/>
          <w:numId w:val="2"/>
        </w:numPr>
        <w:spacing w:after="0" w:line="276" w:lineRule="auto"/>
        <w:rPr>
          <w:rFonts w:ascii="Open Sans" w:eastAsia="Open Sans" w:hAnsi="Open Sans" w:cs="Open Sans"/>
          <w:color w:val="000000"/>
          <w:sz w:val="24"/>
          <w:szCs w:val="24"/>
        </w:rPr>
      </w:pPr>
      <w:bookmarkStart w:id="13" w:name="_heading=h.3rdcrjn"/>
      <w:bookmarkEnd w:id="13"/>
      <w:r>
        <w:rPr>
          <w:rFonts w:ascii="Open Sans" w:eastAsia="Open Sans" w:hAnsi="Open Sans" w:cs="Open Sans"/>
          <w:color w:val="000000"/>
          <w:sz w:val="24"/>
          <w:szCs w:val="24"/>
        </w:rPr>
        <w:t>Write a query to create a view that displays employees in various countries whose salary is more than six thousand. Take data from the employee record table.</w:t>
      </w:r>
    </w:p>
    <w:p w14:paraId="4D928186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87FD9D5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SQL code: </w:t>
      </w:r>
    </w:p>
    <w:p w14:paraId="2BD4864A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13308A6B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CREATE VIEW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Employee_View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</w:t>
      </w:r>
    </w:p>
    <w:p w14:paraId="483AF3ED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AS</w:t>
      </w:r>
    </w:p>
    <w:p w14:paraId="18ACA8C3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SELECT EMP_ID, FIRST_NAME, LAST_NAME, COUNTRY, SALARY</w:t>
      </w:r>
    </w:p>
    <w:p w14:paraId="32D2F644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FROM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employee.emp_record_table</w:t>
      </w:r>
      <w:proofErr w:type="spellEnd"/>
    </w:p>
    <w:p w14:paraId="623E55BC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WHERE SALARY &gt; 6000;</w:t>
      </w:r>
    </w:p>
    <w:p w14:paraId="0C6BEEA2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23AE6E75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 xml:space="preserve">SELECT * FROM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Employee_view</w:t>
      </w:r>
      <w:proofErr w:type="spellEnd"/>
      <w:r>
        <w:rPr>
          <w:rFonts w:ascii="Open Sans" w:eastAsia="Open Sans" w:hAnsi="Open Sans" w:cs="Open Sans"/>
          <w:sz w:val="24"/>
          <w:szCs w:val="24"/>
        </w:rPr>
        <w:t>;</w:t>
      </w:r>
    </w:p>
    <w:p w14:paraId="75D03B6B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0846B8F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031F382D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5FBAC70D" w14:textId="1A3E342E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noProof/>
          <w:color w:val="3F3F3F"/>
          <w:sz w:val="24"/>
          <w:szCs w:val="24"/>
        </w:rPr>
        <w:drawing>
          <wp:inline distT="0" distB="0" distL="0" distR="0" wp14:anchorId="44328196" wp14:editId="688D929B">
            <wp:extent cx="4279900" cy="26479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1A1D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29BD9398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68D3E583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2418D4BE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67A6440E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708DAE6A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66916D7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89DF32D" w14:textId="77777777" w:rsidR="00F73BAF" w:rsidRDefault="00F73BAF" w:rsidP="00F73BAF">
      <w:pPr>
        <w:numPr>
          <w:ilvl w:val="0"/>
          <w:numId w:val="2"/>
        </w:numP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bookmarkStart w:id="14" w:name="_heading=h.26in1rg"/>
      <w:bookmarkEnd w:id="14"/>
      <w:r>
        <w:rPr>
          <w:rFonts w:ascii="Open Sans" w:eastAsia="Open Sans" w:hAnsi="Open Sans" w:cs="Open Sans"/>
          <w:color w:val="000000"/>
          <w:sz w:val="24"/>
          <w:szCs w:val="24"/>
        </w:rPr>
        <w:t>Write a nested query to find employees with experience of more than ten years. Take data from the employee record table.</w:t>
      </w:r>
    </w:p>
    <w:p w14:paraId="2E86BA40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1A3E5DF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SQL code:</w:t>
      </w:r>
    </w:p>
    <w:p w14:paraId="07B64D78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77C6A392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EMP_ID, FIRST_NAME, LAST_NAME, GENDER, DEPT, ROLE, EXP</w:t>
      </w:r>
    </w:p>
    <w:p w14:paraId="1A7E1F79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FROM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employee.emp_record_table</w:t>
      </w:r>
      <w:proofErr w:type="spellEnd"/>
    </w:p>
    <w:p w14:paraId="738A37C0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WHERE ROLE IN (SELECT ROLE FROM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employee.emp_record_table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HAVING EXP &gt;10);</w:t>
      </w:r>
    </w:p>
    <w:p w14:paraId="1889B5F1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76159552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350E6287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3E692B7" w14:textId="299D01DE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noProof/>
          <w:color w:val="3F3F3F"/>
          <w:sz w:val="24"/>
          <w:szCs w:val="24"/>
        </w:rPr>
        <w:drawing>
          <wp:inline distT="0" distB="0" distL="0" distR="0" wp14:anchorId="60A2227E" wp14:editId="0B752F1C">
            <wp:extent cx="5731510" cy="16656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71666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22432F6F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067F69C7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6109B076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4BC38F69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2861823E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3FCE48DC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67CDEC92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61F99645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3F06D139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039550BA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12469AF5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39B36300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31E9C11B" w14:textId="77777777" w:rsidR="00F73BAF" w:rsidRDefault="00F73BAF" w:rsidP="00F73BAF">
      <w:pPr>
        <w:numPr>
          <w:ilvl w:val="0"/>
          <w:numId w:val="2"/>
        </w:numP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bookmarkStart w:id="15" w:name="_heading=h.lnxbz9"/>
      <w:bookmarkEnd w:id="15"/>
      <w:r>
        <w:rPr>
          <w:rFonts w:ascii="Open Sans" w:eastAsia="Open Sans" w:hAnsi="Open Sans" w:cs="Open Sans"/>
          <w:color w:val="000000"/>
          <w:sz w:val="24"/>
          <w:szCs w:val="24"/>
        </w:rPr>
        <w:t>Write a query to create a stored procedure to retrieve the details of the employees whose experience is more than three years. Take data from the employee record table.</w:t>
      </w:r>
    </w:p>
    <w:p w14:paraId="6FA1F4EF" w14:textId="77777777" w:rsidR="00F73BAF" w:rsidRDefault="00F73BAF" w:rsidP="00F73BAF">
      <w:pP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33E63A5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 xml:space="preserve">SQL code: </w:t>
      </w:r>
    </w:p>
    <w:p w14:paraId="7B817D4A" w14:textId="77777777" w:rsidR="00F73BAF" w:rsidRDefault="00F73BAF" w:rsidP="00F73BAF">
      <w:pPr>
        <w:ind w:left="720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31B0839C" w14:textId="77777777" w:rsidR="00F73BAF" w:rsidRDefault="00F73BAF" w:rsidP="00F73BAF">
      <w:pPr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DELIMITER &amp;&amp;</w:t>
      </w:r>
    </w:p>
    <w:p w14:paraId="5BB5B7BC" w14:textId="77777777" w:rsidR="00F73BAF" w:rsidRDefault="00F73BAF" w:rsidP="00F73BAF">
      <w:pPr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 xml:space="preserve">CREATE PROCEDURE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experienced_</w:t>
      </w:r>
      <w:proofErr w:type="gramStart"/>
      <w:r>
        <w:rPr>
          <w:rFonts w:ascii="Open Sans" w:eastAsia="Open Sans" w:hAnsi="Open Sans" w:cs="Open Sans"/>
          <w:sz w:val="24"/>
          <w:szCs w:val="24"/>
        </w:rPr>
        <w:t>personal</w:t>
      </w:r>
      <w:proofErr w:type="spellEnd"/>
      <w:r>
        <w:rPr>
          <w:rFonts w:ascii="Open Sans" w:eastAsia="Open Sans" w:hAnsi="Open Sans" w:cs="Open Sans"/>
          <w:sz w:val="24"/>
          <w:szCs w:val="24"/>
        </w:rPr>
        <w:t>(</w:t>
      </w:r>
      <w:proofErr w:type="gramEnd"/>
      <w:r>
        <w:rPr>
          <w:rFonts w:ascii="Open Sans" w:eastAsia="Open Sans" w:hAnsi="Open Sans" w:cs="Open Sans"/>
          <w:sz w:val="24"/>
          <w:szCs w:val="24"/>
        </w:rPr>
        <w:t>)</w:t>
      </w:r>
    </w:p>
    <w:p w14:paraId="65568CBF" w14:textId="77777777" w:rsidR="00F73BAF" w:rsidRDefault="00F73BAF" w:rsidP="00F73BAF">
      <w:pPr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BEGIN</w:t>
      </w:r>
    </w:p>
    <w:p w14:paraId="44627957" w14:textId="77777777" w:rsidR="00F73BAF" w:rsidRDefault="00F73BAF" w:rsidP="00F73BAF">
      <w:pPr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SELECT EMP_ID, FIRST_NAME, LAST_NAME, GENDER, DEPT, ROLE, EXP</w:t>
      </w:r>
    </w:p>
    <w:p w14:paraId="10D5E569" w14:textId="77777777" w:rsidR="00F73BAF" w:rsidRDefault="00F73BAF" w:rsidP="00F73BAF">
      <w:pPr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FROM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employee.emp_record_table</w:t>
      </w:r>
      <w:proofErr w:type="spellEnd"/>
      <w:r>
        <w:rPr>
          <w:rFonts w:ascii="Open Sans" w:eastAsia="Open Sans" w:hAnsi="Open Sans" w:cs="Open Sans"/>
          <w:sz w:val="24"/>
          <w:szCs w:val="24"/>
        </w:rPr>
        <w:t xml:space="preserve"> WHERE EXP &gt; 3;</w:t>
      </w:r>
    </w:p>
    <w:p w14:paraId="78CEA8B6" w14:textId="77777777" w:rsidR="00F73BAF" w:rsidRDefault="00F73BAF" w:rsidP="00F73BAF">
      <w:pPr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END &amp;&amp;</w:t>
      </w:r>
    </w:p>
    <w:p w14:paraId="2B2B3778" w14:textId="77777777" w:rsidR="00F73BAF" w:rsidRDefault="00F73BAF" w:rsidP="00F73BAF">
      <w:pPr>
        <w:ind w:left="720"/>
        <w:rPr>
          <w:rFonts w:ascii="Open Sans" w:eastAsia="Open Sans" w:hAnsi="Open Sans" w:cs="Open Sans"/>
          <w:sz w:val="24"/>
          <w:szCs w:val="24"/>
        </w:rPr>
      </w:pPr>
      <w:proofErr w:type="gramStart"/>
      <w:r>
        <w:rPr>
          <w:rFonts w:ascii="Open Sans" w:eastAsia="Open Sans" w:hAnsi="Open Sans" w:cs="Open Sans"/>
          <w:sz w:val="24"/>
          <w:szCs w:val="24"/>
        </w:rPr>
        <w:t>DELIMITER ;</w:t>
      </w:r>
      <w:proofErr w:type="gramEnd"/>
    </w:p>
    <w:p w14:paraId="33FBB90E" w14:textId="77777777" w:rsidR="00F73BAF" w:rsidRDefault="00F73BAF" w:rsidP="00F73BAF">
      <w:pPr>
        <w:ind w:left="720"/>
        <w:rPr>
          <w:rFonts w:ascii="Open Sans" w:eastAsia="Open Sans" w:hAnsi="Open Sans" w:cs="Open Sans"/>
          <w:sz w:val="24"/>
          <w:szCs w:val="24"/>
        </w:rPr>
      </w:pPr>
    </w:p>
    <w:p w14:paraId="5AF72C58" w14:textId="77777777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call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experienced_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personal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>(</w:t>
      </w:r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>);</w:t>
      </w:r>
    </w:p>
    <w:p w14:paraId="576D1923" w14:textId="7DA69BCE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BB41A41" w14:textId="47602986" w:rsidR="002C1E88" w:rsidRDefault="002C1E88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F25C189" w14:textId="767E8606" w:rsidR="002C1E88" w:rsidRDefault="002C1E88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EE88B8A" w14:textId="6A3E149B" w:rsidR="002C1E88" w:rsidRDefault="002C1E88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AA978AA" w14:textId="0287035A" w:rsidR="002C1E88" w:rsidRDefault="002C1E88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0985543" w14:textId="3F0B9C58" w:rsidR="002C1E88" w:rsidRDefault="002C1E88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B79C4DE" w14:textId="49825DE0" w:rsidR="002C1E88" w:rsidRDefault="002C1E88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958436D" w14:textId="4889D1D6" w:rsidR="002C1E88" w:rsidRDefault="002C1E88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A43D881" w14:textId="47D5BDEE" w:rsidR="002C1E88" w:rsidRDefault="002C1E88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DE430F8" w14:textId="77777777" w:rsidR="002C1E88" w:rsidRDefault="002C1E88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4811EDC" w14:textId="77777777" w:rsidR="002C1E88" w:rsidRDefault="002C1E88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F6A4682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7B1FA730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85DE4F6" w14:textId="5E045D90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noProof/>
          <w:color w:val="3F3F3F"/>
          <w:sz w:val="24"/>
          <w:szCs w:val="24"/>
        </w:rPr>
        <w:lastRenderedPageBreak/>
        <w:drawing>
          <wp:inline distT="0" distB="0" distL="0" distR="0" wp14:anchorId="47123528" wp14:editId="6928D1C5">
            <wp:extent cx="5731510" cy="27679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630C" w14:textId="77777777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655873E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2A324518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65916EF3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175A5A30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bookmarkStart w:id="16" w:name="_heading=h.35nkun2"/>
    <w:bookmarkEnd w:id="16"/>
    <w:commentRangeStart w:id="17"/>
    <w:p w14:paraId="0042AB39" w14:textId="77777777" w:rsidR="00F73BAF" w:rsidRDefault="00F73BAF" w:rsidP="00F73BAF">
      <w:pPr>
        <w:numPr>
          <w:ilvl w:val="0"/>
          <w:numId w:val="2"/>
        </w:numP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sdt>
        <w:sdtPr>
          <w:tag w:val="goog_rdk_5"/>
          <w:id w:val="436103584"/>
        </w:sdtPr>
        <w:sdtContent/>
      </w:sdt>
      <w:r>
        <w:rPr>
          <w:rFonts w:ascii="Open Sans" w:eastAsia="Open Sans" w:hAnsi="Open Sans" w:cs="Open Sans"/>
          <w:color w:val="000000"/>
          <w:sz w:val="24"/>
          <w:szCs w:val="24"/>
        </w:rPr>
        <w:t>Write a query using stored functions in the project table to check whether the job profile assigned to each employee</w:t>
      </w:r>
      <w:r>
        <w:rPr>
          <w:color w:val="000000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>in the data science team matches the organization’s set standard.</w:t>
      </w:r>
      <w:commentRangeEnd w:id="17"/>
      <w:r>
        <w:rPr>
          <w:rStyle w:val="CommentReference"/>
          <w:sz w:val="22"/>
          <w:szCs w:val="22"/>
        </w:rPr>
        <w:commentReference w:id="17"/>
      </w:r>
    </w:p>
    <w:p w14:paraId="18AF5DA3" w14:textId="77777777" w:rsidR="00F73BAF" w:rsidRDefault="00F73BAF" w:rsidP="00F73BAF">
      <w:pP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AA7E4F9" w14:textId="77777777" w:rsidR="00F73BAF" w:rsidRDefault="00F73BAF" w:rsidP="00F73BAF">
      <w:pP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The standard being:</w:t>
      </w:r>
    </w:p>
    <w:p w14:paraId="3607F37D" w14:textId="77777777" w:rsidR="00F73BAF" w:rsidRDefault="00F73BAF" w:rsidP="00F73BAF">
      <w:pP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For an employee with experience less than or equal to 2 years assign </w:t>
      </w:r>
      <w:r>
        <w:rPr>
          <w:rFonts w:ascii="Open Sans" w:eastAsia="Open Sans" w:hAnsi="Open Sans" w:cs="Open Sans"/>
          <w:color w:val="3F3F3F"/>
          <w:sz w:val="24"/>
          <w:szCs w:val="24"/>
        </w:rPr>
        <w:t>'JUNIOR DATA SCIENTIST',</w:t>
      </w:r>
    </w:p>
    <w:p w14:paraId="6A14D5EF" w14:textId="77777777" w:rsidR="00F73BAF" w:rsidRDefault="00F73BAF" w:rsidP="00F73BAF">
      <w:pP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For an employee with the experience of 2 to 5 years assign </w:t>
      </w:r>
      <w:r>
        <w:rPr>
          <w:rFonts w:ascii="Open Sans" w:eastAsia="Open Sans" w:hAnsi="Open Sans" w:cs="Open Sans"/>
          <w:color w:val="3F3F3F"/>
          <w:sz w:val="24"/>
          <w:szCs w:val="24"/>
        </w:rPr>
        <w:t>'ASSOCIATE DATA SCIENTIST',</w:t>
      </w:r>
    </w:p>
    <w:p w14:paraId="3C6027D6" w14:textId="77777777" w:rsidR="00F73BAF" w:rsidRDefault="00F73BAF" w:rsidP="00F73BAF">
      <w:pP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For an employee with the experience of 5 to 10 years assign </w:t>
      </w:r>
      <w:r>
        <w:rPr>
          <w:rFonts w:ascii="Open Sans" w:eastAsia="Open Sans" w:hAnsi="Open Sans" w:cs="Open Sans"/>
          <w:color w:val="3F3F3F"/>
          <w:sz w:val="24"/>
          <w:szCs w:val="24"/>
        </w:rPr>
        <w:t>'SENIOR DATA SCIENTIST',</w:t>
      </w:r>
    </w:p>
    <w:p w14:paraId="4FE519CD" w14:textId="77777777" w:rsidR="00F73BAF" w:rsidRDefault="00F73BAF" w:rsidP="00F73BAF">
      <w:pP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For an employee with the experience of 10 to 12 years assign </w:t>
      </w:r>
      <w:r>
        <w:rPr>
          <w:rFonts w:ascii="Open Sans" w:eastAsia="Open Sans" w:hAnsi="Open Sans" w:cs="Open Sans"/>
          <w:color w:val="3F3F3F"/>
          <w:sz w:val="24"/>
          <w:szCs w:val="24"/>
        </w:rPr>
        <w:t>'LEAD DATA SCIENTIST',</w:t>
      </w:r>
    </w:p>
    <w:p w14:paraId="231BBE3E" w14:textId="77777777" w:rsidR="00F73BAF" w:rsidRDefault="00F73BAF" w:rsidP="00F73BAF">
      <w:pP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For an employee with the experience of 12 to 16 years assign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'MANAGER'.</w:t>
      </w:r>
    </w:p>
    <w:p w14:paraId="7A5E1228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05EB8D3C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t xml:space="preserve">     </w:t>
      </w: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 xml:space="preserve">SQL code: </w:t>
      </w:r>
    </w:p>
    <w:p w14:paraId="3895DE49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87D65CB" w14:textId="77777777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DELIMITER $$ </w:t>
      </w:r>
    </w:p>
    <w:p w14:paraId="2DB6FD55" w14:textId="77777777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drop FUNCTION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Employee_details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>;</w:t>
      </w:r>
    </w:p>
    <w:p w14:paraId="60215E86" w14:textId="77777777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CREATE FUNCTION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Employee_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details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>(</w:t>
      </w:r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EXP int)   </w:t>
      </w:r>
    </w:p>
    <w:p w14:paraId="7B3420CE" w14:textId="77777777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RETURNS 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VARCHAR(</w:t>
      </w:r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255) DETERMINISTIC  </w:t>
      </w:r>
    </w:p>
    <w:p w14:paraId="19DB6EC8" w14:textId="77777777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BEGIN DECLARE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Employee_details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VARCHAR(</w:t>
      </w:r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255); </w:t>
      </w:r>
    </w:p>
    <w:p w14:paraId="1235B085" w14:textId="77777777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IF EXP &lt;= 2 THEN SET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Employee_details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= 'JUNIOR DATA SCIENTIST';  </w:t>
      </w:r>
    </w:p>
    <w:p w14:paraId="30C1AB32" w14:textId="77777777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ELSEIF EXP &lt;= 5 THEN SET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Employee_details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= 'ASSOCIATE DATA SCIENTIST';  </w:t>
      </w:r>
    </w:p>
    <w:p w14:paraId="10D15E94" w14:textId="77777777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ELSEIF EXP &lt;= 10 THEN SET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Employee_details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= 'SENIOR DATA SCIENTIST';  </w:t>
      </w:r>
    </w:p>
    <w:p w14:paraId="4B261D32" w14:textId="77777777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ELSEIF EXP &lt;= 12 THEN SET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Employee_details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= 'LEAD DATA SCIENTIST';</w:t>
      </w:r>
    </w:p>
    <w:p w14:paraId="103AE14E" w14:textId="77777777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ELSEIF EXP &lt;= 16 THEN SET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Employee_details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= 'MANAGER';</w:t>
      </w:r>
    </w:p>
    <w:p w14:paraId="3DE23485" w14:textId="77777777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END IF; </w:t>
      </w:r>
    </w:p>
    <w:p w14:paraId="2A059B39" w14:textId="77777777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RETURN (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Employee_details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); </w:t>
      </w:r>
    </w:p>
    <w:p w14:paraId="3420A96F" w14:textId="77777777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END$$ </w:t>
      </w:r>
    </w:p>
    <w:p w14:paraId="6410C4FD" w14:textId="77777777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DELIMITER $$;  </w:t>
      </w:r>
    </w:p>
    <w:p w14:paraId="72620A8E" w14:textId="77777777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SELECT FIRST_NAME, LAST_NAME, DEPT, EXP, ROLE,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Employee_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details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>(</w:t>
      </w:r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>EXP) as DESIGNATION</w:t>
      </w:r>
    </w:p>
    <w:p w14:paraId="363BD1F6" w14:textId="77777777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FROM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employee</w:t>
      </w:r>
      <w:r>
        <w:rPr>
          <w:rFonts w:ascii="Open Sans" w:eastAsia="Open Sans" w:hAnsi="Open Sans" w:cs="Open Sans"/>
          <w:color w:val="3F3F3F"/>
          <w:sz w:val="24"/>
          <w:szCs w:val="24"/>
        </w:rPr>
        <w:t>.emp_record_table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ORDER BY EXP;</w:t>
      </w:r>
    </w:p>
    <w:p w14:paraId="2FF2A542" w14:textId="77777777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ABA951E" w14:textId="576AF483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D332486" w14:textId="6E0D07D6" w:rsidR="002C1E88" w:rsidRDefault="002C1E88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4F290CF" w14:textId="68AA169C" w:rsidR="002C1E88" w:rsidRDefault="002C1E88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0324E77" w14:textId="04F90560" w:rsidR="002C1E88" w:rsidRDefault="002C1E88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04FD4B1" w14:textId="719F7991" w:rsidR="002C1E88" w:rsidRDefault="002C1E88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E07A5C4" w14:textId="566F0DDE" w:rsidR="002C1E88" w:rsidRDefault="002C1E88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D73EA4B" w14:textId="62F0279F" w:rsidR="002C1E88" w:rsidRDefault="002C1E88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22CD9A7" w14:textId="77777777" w:rsidR="002C1E88" w:rsidRDefault="002C1E88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2F765F5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lastRenderedPageBreak/>
        <w:t>Output:</w:t>
      </w:r>
    </w:p>
    <w:p w14:paraId="580F3B79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5B697822" w14:textId="412D7718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208E2343" wp14:editId="1C31E511">
            <wp:extent cx="5731510" cy="31718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2643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11C7A31F" w14:textId="77777777" w:rsidR="00F73BAF" w:rsidRDefault="00F73BAF" w:rsidP="00F73BAF">
      <w:pPr>
        <w:numPr>
          <w:ilvl w:val="0"/>
          <w:numId w:val="2"/>
        </w:numP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bookmarkStart w:id="18" w:name="_heading=h.1ksv4uv"/>
      <w:bookmarkEnd w:id="18"/>
      <w:r>
        <w:rPr>
          <w:rFonts w:ascii="Open Sans" w:eastAsia="Open Sans" w:hAnsi="Open Sans" w:cs="Open Sans"/>
          <w:color w:val="000000"/>
          <w:sz w:val="24"/>
          <w:szCs w:val="24"/>
        </w:rPr>
        <w:t>Create an index to improve the cost and performance of the query to find the employee whose FIRST_NAME is ‘Eric’ in the employee table after checking the execution plan.</w:t>
      </w:r>
    </w:p>
    <w:p w14:paraId="32C99A61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7B3444F7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SQL code: Before Indexing</w:t>
      </w:r>
    </w:p>
    <w:p w14:paraId="1F46ADBF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75842F28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SELECT * </w:t>
      </w:r>
    </w:p>
    <w:p w14:paraId="6B120944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FROM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employee.emp_record_table</w:t>
      </w:r>
      <w:proofErr w:type="spellEnd"/>
    </w:p>
    <w:p w14:paraId="2DFA59BC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WHERE FIRST_NAME='Eric';</w:t>
      </w:r>
    </w:p>
    <w:p w14:paraId="785147A7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136C102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0C9766EF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2754A64F" w14:textId="3C887DCF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07EB921E" wp14:editId="05D7A2AD">
            <wp:extent cx="4324350" cy="1155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E31D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5321B523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SQL code: Indexing</w:t>
      </w:r>
    </w:p>
    <w:p w14:paraId="4F2EE53E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551D5A15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CREATE INDEX query1 ON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employee.emp_record_</w:t>
      </w:r>
      <w:proofErr w:type="gramStart"/>
      <w:r>
        <w:rPr>
          <w:rFonts w:ascii="Open Sans" w:eastAsia="Open Sans" w:hAnsi="Open Sans" w:cs="Open Sans"/>
          <w:sz w:val="24"/>
          <w:szCs w:val="24"/>
        </w:rPr>
        <w:t>table</w:t>
      </w:r>
      <w:proofErr w:type="spellEnd"/>
      <w:r>
        <w:rPr>
          <w:rFonts w:ascii="Open Sans" w:eastAsia="Open Sans" w:hAnsi="Open Sans" w:cs="Open Sans"/>
          <w:sz w:val="24"/>
          <w:szCs w:val="24"/>
        </w:rPr>
        <w:t>(</w:t>
      </w:r>
      <w:proofErr w:type="gramEnd"/>
      <w:r>
        <w:rPr>
          <w:rFonts w:ascii="Open Sans" w:eastAsia="Open Sans" w:hAnsi="Open Sans" w:cs="Open Sans"/>
          <w:sz w:val="24"/>
          <w:szCs w:val="24"/>
        </w:rPr>
        <w:t>FIRST_NAME);</w:t>
      </w:r>
    </w:p>
    <w:p w14:paraId="6215BA4F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76994B01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SELECT * </w:t>
      </w:r>
    </w:p>
    <w:p w14:paraId="71DF4B30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FROM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employee.emp_record_table</w:t>
      </w:r>
      <w:proofErr w:type="spellEnd"/>
    </w:p>
    <w:p w14:paraId="1E546AF3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WHERE FIRST_NAME='Eric';</w:t>
      </w:r>
    </w:p>
    <w:p w14:paraId="27979F28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EC181D1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609E2948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2EA2A0D3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3000872F" w14:textId="0C8C63DF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73513507" wp14:editId="1FB8B88B">
            <wp:extent cx="3765550" cy="11620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EE952" w14:textId="77777777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3159C110" w14:textId="77777777" w:rsidR="00F73BAF" w:rsidRDefault="00F73BAF" w:rsidP="00F73BAF">
      <w:pPr>
        <w:ind w:left="720"/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5B504738" w14:textId="77777777" w:rsidR="00F73BAF" w:rsidRDefault="00F73BAF" w:rsidP="00F73BAF">
      <w:pPr>
        <w:numPr>
          <w:ilvl w:val="0"/>
          <w:numId w:val="2"/>
        </w:numP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bookmarkStart w:id="19" w:name="_heading=h.44sinio"/>
      <w:bookmarkEnd w:id="19"/>
      <w:r>
        <w:rPr>
          <w:rFonts w:ascii="Open Sans" w:eastAsia="Open Sans" w:hAnsi="Open Sans" w:cs="Open Sans"/>
          <w:color w:val="000000"/>
          <w:sz w:val="24"/>
          <w:szCs w:val="24"/>
        </w:rPr>
        <w:t>Write a query to calculate the bonus for all the employees, based on their ratings and salaries (Use the formula: 5% of salary * employee rating).</w:t>
      </w:r>
    </w:p>
    <w:p w14:paraId="31C92954" w14:textId="77777777" w:rsidR="00F73BAF" w:rsidRDefault="00F73BAF" w:rsidP="00F73BAF">
      <w:pPr>
        <w:ind w:left="720"/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0D434A45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 xml:space="preserve">SQL code: </w:t>
      </w:r>
    </w:p>
    <w:p w14:paraId="6984E8DE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2AE68882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SELECT EMP_ID, FIRST_NAME, LAST_NAME, ROLE, SALARY, EMP_RATING, (SALARY/</w:t>
      </w:r>
      <w:proofErr w:type="gramStart"/>
      <w:r>
        <w:rPr>
          <w:rFonts w:ascii="Open Sans" w:eastAsia="Open Sans" w:hAnsi="Open Sans" w:cs="Open Sans"/>
          <w:sz w:val="24"/>
          <w:szCs w:val="24"/>
        </w:rPr>
        <w:t>20)*</w:t>
      </w:r>
      <w:proofErr w:type="gramEnd"/>
      <w:r>
        <w:rPr>
          <w:rFonts w:ascii="Open Sans" w:eastAsia="Open Sans" w:hAnsi="Open Sans" w:cs="Open Sans"/>
          <w:sz w:val="24"/>
          <w:szCs w:val="24"/>
        </w:rPr>
        <w:t xml:space="preserve">EMP_RATING AS BONUS </w:t>
      </w:r>
    </w:p>
    <w:p w14:paraId="690FA05E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 xml:space="preserve">FROM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employee.emp_record_table</w:t>
      </w:r>
      <w:proofErr w:type="spellEnd"/>
      <w:r>
        <w:rPr>
          <w:rFonts w:ascii="Open Sans" w:eastAsia="Open Sans" w:hAnsi="Open Sans" w:cs="Open Sans"/>
          <w:sz w:val="24"/>
          <w:szCs w:val="24"/>
        </w:rPr>
        <w:t>;</w:t>
      </w:r>
    </w:p>
    <w:p w14:paraId="17881862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5B1C2019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61083745" w14:textId="77777777" w:rsidR="00F73BAF" w:rsidRDefault="00F73BAF" w:rsidP="00F73BAF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14:paraId="18C10180" w14:textId="043D00AC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0D6C4D39" wp14:editId="45B89B79">
            <wp:extent cx="5731510" cy="33064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547B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0ACC960" w14:textId="77777777" w:rsidR="00F73BAF" w:rsidRDefault="00F73BAF" w:rsidP="00F73BAF">
      <w:pPr>
        <w:numPr>
          <w:ilvl w:val="0"/>
          <w:numId w:val="2"/>
        </w:numPr>
        <w:spacing w:after="0"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bookmarkStart w:id="20" w:name="_heading=h.2jxsxqh"/>
      <w:bookmarkEnd w:id="20"/>
      <w:r>
        <w:rPr>
          <w:rFonts w:ascii="Open Sans" w:eastAsia="Open Sans" w:hAnsi="Open Sans" w:cs="Open Sans"/>
          <w:color w:val="000000"/>
          <w:sz w:val="24"/>
          <w:szCs w:val="24"/>
        </w:rPr>
        <w:t>Write a query to calculate the average salary distribution based on the continent and country. Take data from the employee record table.</w:t>
      </w:r>
    </w:p>
    <w:p w14:paraId="5FB647C8" w14:textId="77777777" w:rsidR="00F73BAF" w:rsidRDefault="00F73BAF" w:rsidP="00F73BAF">
      <w:pP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EECB0AD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0942C1B4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 xml:space="preserve">SQL code: </w:t>
      </w:r>
    </w:p>
    <w:p w14:paraId="610DDCBF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BDA7ABA" w14:textId="77777777" w:rsidR="00F73BAF" w:rsidRDefault="00F73BAF" w:rsidP="00F73BAF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SELECT CONTINENT, COUNTRY, AVG(SALARY) as AVERAGE_SALARY </w:t>
      </w:r>
    </w:p>
    <w:p w14:paraId="37A32EA0" w14:textId="77777777" w:rsidR="00F73BAF" w:rsidRDefault="00F73BAF" w:rsidP="00F73BAF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FROM </w:t>
      </w:r>
      <w:proofErr w:type="spellStart"/>
      <w:r>
        <w:rPr>
          <w:rFonts w:ascii="Open Sans" w:eastAsia="Open Sans" w:hAnsi="Open Sans" w:cs="Open Sans"/>
          <w:sz w:val="24"/>
          <w:szCs w:val="24"/>
        </w:rPr>
        <w:t>employee.emp_record_table</w:t>
      </w:r>
      <w:proofErr w:type="spellEnd"/>
    </w:p>
    <w:p w14:paraId="0A40901D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GROUP BY CONTINENT, COUNTRY WITH ROLLUP;</w:t>
      </w:r>
    </w:p>
    <w:p w14:paraId="69E54FCC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D3325D8" w14:textId="77777777" w:rsidR="00F73BAF" w:rsidRDefault="00F73BAF" w:rsidP="00F73BA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Output:</w:t>
      </w:r>
    </w:p>
    <w:p w14:paraId="4E3F960D" w14:textId="77777777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86C4E9B" w14:textId="4948E5F5" w:rsidR="00F73BAF" w:rsidRDefault="00F73BAF" w:rsidP="00F73BA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0EDB4AF8" wp14:editId="43AC6FC6">
            <wp:extent cx="3765550" cy="26797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76786" w14:textId="77777777" w:rsidR="00F73BAF" w:rsidRPr="00F73BAF" w:rsidRDefault="00F73BAF" w:rsidP="00F73BAF">
      <w:pPr>
        <w:rPr>
          <w:color w:val="FF0000"/>
          <w:sz w:val="28"/>
          <w:szCs w:val="28"/>
        </w:rPr>
      </w:pPr>
    </w:p>
    <w:sectPr w:rsidR="00F73BAF" w:rsidRPr="00F73B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7" w:author="Pratik Patra" w:date="2021-09-15T14:54:00Z" w:initials="">
    <w:p w14:paraId="6E108100" w14:textId="77777777" w:rsidR="00F73BAF" w:rsidRDefault="00F73BAF" w:rsidP="00F73BAF">
      <w:pPr>
        <w:widowControl w:val="0"/>
        <w:spacing w:line="240" w:lineRule="auto"/>
        <w:rPr>
          <w:rFonts w:ascii="Arial" w:eastAsia="Arial" w:hAnsi="Arial" w:cs="Arial"/>
          <w:color w:val="000000"/>
        </w:rPr>
      </w:pPr>
      <w:r>
        <w:rPr>
          <w:color w:val="000000"/>
        </w:rPr>
        <w:t>Yes/No is not attainable?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E10810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73EA59" w16cex:dateUtc="2023-01-19T10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E108100" w16cid:durableId="2773EA5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3E78C" w14:textId="77777777" w:rsidR="00D7510A" w:rsidRDefault="00D7510A" w:rsidP="002C1E88">
      <w:pPr>
        <w:spacing w:after="0" w:line="240" w:lineRule="auto"/>
      </w:pPr>
      <w:r>
        <w:separator/>
      </w:r>
    </w:p>
  </w:endnote>
  <w:endnote w:type="continuationSeparator" w:id="0">
    <w:p w14:paraId="539CD5D0" w14:textId="77777777" w:rsidR="00D7510A" w:rsidRDefault="00D7510A" w:rsidP="002C1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FB398" w14:textId="77777777" w:rsidR="00D7510A" w:rsidRDefault="00D7510A" w:rsidP="002C1E88">
      <w:pPr>
        <w:spacing w:after="0" w:line="240" w:lineRule="auto"/>
      </w:pPr>
      <w:r>
        <w:separator/>
      </w:r>
    </w:p>
  </w:footnote>
  <w:footnote w:type="continuationSeparator" w:id="0">
    <w:p w14:paraId="65B54EEB" w14:textId="77777777" w:rsidR="00D7510A" w:rsidRDefault="00D7510A" w:rsidP="002C1E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44345D"/>
    <w:multiLevelType w:val="hybridMultilevel"/>
    <w:tmpl w:val="483CAF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F332F5"/>
    <w:multiLevelType w:val="multilevel"/>
    <w:tmpl w:val="2ACE92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4C11F6"/>
    <w:multiLevelType w:val="multilevel"/>
    <w:tmpl w:val="55B094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D7722C7"/>
    <w:multiLevelType w:val="multilevel"/>
    <w:tmpl w:val="D43490C6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num w:numId="1" w16cid:durableId="1095632233">
    <w:abstractNumId w:val="0"/>
  </w:num>
  <w:num w:numId="2" w16cid:durableId="121395584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9898740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316763048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BAF"/>
    <w:rsid w:val="002C1E88"/>
    <w:rsid w:val="00D7510A"/>
    <w:rsid w:val="00F73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12493"/>
  <w15:chartTrackingRefBased/>
  <w15:docId w15:val="{F0722EDD-EC08-4802-9E4A-4C80F074A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3BA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73BAF"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1E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1E88"/>
  </w:style>
  <w:style w:type="paragraph" w:styleId="Footer">
    <w:name w:val="footer"/>
    <w:basedOn w:val="Normal"/>
    <w:link w:val="FooterChar"/>
    <w:uiPriority w:val="99"/>
    <w:unhideWhenUsed/>
    <w:rsid w:val="002C1E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1E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8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18/08/relationships/commentsExtensible" Target="commentsExtensi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microsoft.com/office/2016/09/relationships/commentsIds" Target="commentsIds.xm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microsoft.com/office/2011/relationships/commentsExtended" Target="commentsExtended.xml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omments" Target="comments.xml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1073</Words>
  <Characters>6121</Characters>
  <Application>Microsoft Office Word</Application>
  <DocSecurity>0</DocSecurity>
  <Lines>51</Lines>
  <Paragraphs>14</Paragraphs>
  <ScaleCrop>false</ScaleCrop>
  <Company/>
  <LinksUpToDate>false</LinksUpToDate>
  <CharactersWithSpaces>7180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 Khedkar</dc:creator>
  <cp:keywords/>
  <dc:description/>
  <cp:lastModifiedBy>Pawan Khedkar</cp:lastModifiedBy>
  <cp:revision>2</cp:revision>
  <dcterms:created xsi:type="dcterms:W3CDTF">2023-01-19T10:39:00Z</dcterms:created>
  <dcterms:modified xsi:type="dcterms:W3CDTF">2023-01-19T10:47:00Z</dcterms:modified>
</cp:coreProperties>
</file>